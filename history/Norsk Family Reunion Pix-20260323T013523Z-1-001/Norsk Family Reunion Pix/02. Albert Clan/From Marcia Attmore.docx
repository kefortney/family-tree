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From Marcia Attmore</w:t>
      </w:r>
    </w:p>
    <w:p w:rsidR="00000000" w:rsidDel="00000000" w:rsidP="00000000" w:rsidRDefault="00000000" w:rsidRPr="00000000" w14:paraId="00000002">
      <w:pPr>
        <w:ind w:left="144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28 June 2007</w:t>
      </w:r>
    </w:p>
    <w:p w:rsidR="00000000" w:rsidDel="00000000" w:rsidP="00000000" w:rsidRDefault="00000000" w:rsidRPr="00000000" w14:paraId="00000003">
      <w:pPr>
        <w:ind w:left="144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4">
      <w:pPr>
        <w:ind w:left="1440" w:firstLine="0"/>
        <w:rPr>
          <w:rFonts w:ascii="Arial" w:cs="Arial" w:eastAsia="Arial" w:hAnsi="Arial"/>
          <w:sz w:val="20"/>
          <w:szCs w:val="20"/>
          <w:vertAlign w:val="baseline"/>
        </w:rPr>
      </w:pPr>
      <w:ins w:author="Unknown" w:id="0" w:date="2023-01-26T19:28:50Z">
        <w:r w:rsidDel="00000000" w:rsidR="00000000" w:rsidRPr="00000000">
          <w:rPr>
            <w:rFonts w:ascii="Arial" w:cs="Arial" w:eastAsia="Arial" w:hAnsi="Arial"/>
            <w:sz w:val="20"/>
            <w:szCs w:val="20"/>
            <w:vertAlign w:val="baseline"/>
            <w:rtl w:val="0"/>
          </w:rPr>
          <w:t xml:space="preserve">Albert (1891 – 1937) married Viola Vennes (died in 1972) and they had 3 children:</w:t>
        </w:r>
      </w:ins>
      <w:r w:rsidDel="00000000" w:rsidR="00000000" w:rsidRPr="00000000">
        <w:rPr>
          <w:rtl w:val="0"/>
        </w:rPr>
      </w:r>
    </w:p>
    <w:p w:rsidR="00000000" w:rsidDel="00000000" w:rsidP="00000000" w:rsidRDefault="00000000" w:rsidRPr="00000000" w14:paraId="00000005">
      <w:pPr>
        <w:ind w:left="1440" w:firstLine="0"/>
        <w:rPr>
          <w:rFonts w:ascii="Arial" w:cs="Arial" w:eastAsia="Arial" w:hAnsi="Arial"/>
          <w:sz w:val="20"/>
          <w:szCs w:val="20"/>
          <w:vertAlign w:val="baseline"/>
        </w:rPr>
      </w:pPr>
      <w:ins w:author="Unknown" w:id="1" w:date="2023-01-26T19:28:50Z">
        <w:r w:rsidDel="00000000" w:rsidR="00000000" w:rsidRPr="00000000">
          <w:rPr>
            <w:rFonts w:ascii="Arial" w:cs="Arial" w:eastAsia="Arial" w:hAnsi="Arial"/>
            <w:sz w:val="20"/>
            <w:szCs w:val="20"/>
            <w:vertAlign w:val="baseline"/>
            <w:rtl w:val="0"/>
          </w:rPr>
          <w:t xml:space="preserve">    Marion – died very young – my dad always told me that she died of meningitis at the age of 10.  </w:t>
        </w:r>
      </w:ins>
      <w:r w:rsidDel="00000000" w:rsidR="00000000" w:rsidRPr="00000000">
        <w:rPr>
          <w:rtl w:val="0"/>
        </w:rPr>
      </w:r>
    </w:p>
    <w:p w:rsidR="00000000" w:rsidDel="00000000" w:rsidP="00000000" w:rsidRDefault="00000000" w:rsidRPr="00000000" w14:paraId="00000006">
      <w:pPr>
        <w:ind w:left="1440" w:firstLine="0"/>
        <w:rPr>
          <w:rFonts w:ascii="Arial" w:cs="Arial" w:eastAsia="Arial" w:hAnsi="Arial"/>
          <w:sz w:val="20"/>
          <w:szCs w:val="20"/>
          <w:vertAlign w:val="baseline"/>
        </w:rPr>
      </w:pPr>
      <w:ins w:author="Unknown" w:id="2" w:date="2023-01-26T19:28:50Z">
        <w:r w:rsidDel="00000000" w:rsidR="00000000" w:rsidRPr="00000000">
          <w:rPr>
            <w:rFonts w:ascii="Arial" w:cs="Arial" w:eastAsia="Arial" w:hAnsi="Arial"/>
            <w:sz w:val="20"/>
            <w:szCs w:val="20"/>
            <w:vertAlign w:val="baseline"/>
            <w:rtl w:val="0"/>
          </w:rPr>
          <w:t xml:space="preserve">    Virgil Alan Fortney – born 9/12/1925</w:t>
        </w:r>
      </w:ins>
      <w:r w:rsidDel="00000000" w:rsidR="00000000" w:rsidRPr="00000000">
        <w:rPr>
          <w:rtl w:val="0"/>
        </w:rPr>
      </w:r>
    </w:p>
    <w:p w:rsidR="00000000" w:rsidDel="00000000" w:rsidP="00000000" w:rsidRDefault="00000000" w:rsidRPr="00000000" w14:paraId="00000007">
      <w:pPr>
        <w:ind w:left="1440" w:firstLine="0"/>
        <w:rPr>
          <w:rFonts w:ascii="Arial" w:cs="Arial" w:eastAsia="Arial" w:hAnsi="Arial"/>
          <w:sz w:val="20"/>
          <w:szCs w:val="20"/>
          <w:vertAlign w:val="baseline"/>
        </w:rPr>
      </w:pPr>
      <w:ins w:author="Unknown" w:id="3" w:date="2023-01-26T19:28:50Z">
        <w:r w:rsidDel="00000000" w:rsidR="00000000" w:rsidRPr="00000000">
          <w:rPr>
            <w:rFonts w:ascii="Arial" w:cs="Arial" w:eastAsia="Arial" w:hAnsi="Arial"/>
            <w:sz w:val="20"/>
            <w:szCs w:val="20"/>
            <w:vertAlign w:val="baseline"/>
            <w:rtl w:val="0"/>
          </w:rPr>
          <w:t xml:space="preserve">    Hubert Fortney – born 1922?  (he was 3 years older than Virgil, I think)</w:t>
        </w:r>
      </w:ins>
      <w:r w:rsidDel="00000000" w:rsidR="00000000" w:rsidRPr="00000000">
        <w:rPr>
          <w:rtl w:val="0"/>
        </w:rPr>
      </w:r>
    </w:p>
    <w:p w:rsidR="00000000" w:rsidDel="00000000" w:rsidP="00000000" w:rsidRDefault="00000000" w:rsidRPr="00000000" w14:paraId="00000008">
      <w:pPr>
        <w:ind w:left="144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9">
      <w:pPr>
        <w:ind w:left="1440" w:firstLine="0"/>
        <w:rPr>
          <w:rFonts w:ascii="Arial" w:cs="Arial" w:eastAsia="Arial" w:hAnsi="Arial"/>
          <w:sz w:val="20"/>
          <w:szCs w:val="20"/>
          <w:vertAlign w:val="baseline"/>
        </w:rPr>
      </w:pPr>
      <w:ins w:author="Unknown" w:id="4" w:date="2023-01-26T19:28:50Z">
        <w:r w:rsidDel="00000000" w:rsidR="00000000" w:rsidRPr="00000000">
          <w:rPr>
            <w:rFonts w:ascii="Arial" w:cs="Arial" w:eastAsia="Arial" w:hAnsi="Arial"/>
            <w:sz w:val="20"/>
            <w:szCs w:val="20"/>
            <w:vertAlign w:val="baseline"/>
            <w:rtl w:val="0"/>
          </w:rPr>
          <w:t xml:space="preserve">Virgil (9/12/25)  married Betty Baker (12/18/27)  in 1946.  They divorced in the early 60’s.   Three children:</w:t>
        </w:r>
      </w:ins>
      <w:r w:rsidDel="00000000" w:rsidR="00000000" w:rsidRPr="00000000">
        <w:rPr>
          <w:rtl w:val="0"/>
        </w:rPr>
      </w:r>
    </w:p>
    <w:p w:rsidR="00000000" w:rsidDel="00000000" w:rsidP="00000000" w:rsidRDefault="00000000" w:rsidRPr="00000000" w14:paraId="0000000A">
      <w:pPr>
        <w:ind w:left="1440" w:firstLine="0"/>
        <w:rPr>
          <w:rFonts w:ascii="Arial" w:cs="Arial" w:eastAsia="Arial" w:hAnsi="Arial"/>
          <w:sz w:val="20"/>
          <w:szCs w:val="20"/>
          <w:vertAlign w:val="baseline"/>
        </w:rPr>
      </w:pPr>
      <w:ins w:author="Unknown" w:id="5" w:date="2023-01-26T19:28:50Z">
        <w:r w:rsidDel="00000000" w:rsidR="00000000" w:rsidRPr="00000000">
          <w:rPr>
            <w:rFonts w:ascii="Arial" w:cs="Arial" w:eastAsia="Arial" w:hAnsi="Arial"/>
            <w:sz w:val="20"/>
            <w:szCs w:val="20"/>
            <w:vertAlign w:val="baseline"/>
            <w:rtl w:val="0"/>
          </w:rPr>
          <w:t xml:space="preserve">    Phillip (8/16/48)  retired employment guidance counselor.  Married Ngoc Kim Duan in 1992.    Resides in Roseville, MN</w:t>
        </w:r>
      </w:ins>
      <w:r w:rsidDel="00000000" w:rsidR="00000000" w:rsidRPr="00000000">
        <w:rPr>
          <w:rtl w:val="0"/>
        </w:rPr>
      </w:r>
    </w:p>
    <w:p w:rsidR="00000000" w:rsidDel="00000000" w:rsidP="00000000" w:rsidRDefault="00000000" w:rsidRPr="00000000" w14:paraId="0000000B">
      <w:pPr>
        <w:ind w:left="1440" w:firstLine="0"/>
        <w:rPr>
          <w:rFonts w:ascii="Arial" w:cs="Arial" w:eastAsia="Arial" w:hAnsi="Arial"/>
          <w:sz w:val="20"/>
          <w:szCs w:val="20"/>
          <w:vertAlign w:val="baseline"/>
        </w:rPr>
      </w:pPr>
      <w:ins w:author="Unknown" w:id="6" w:date="2023-01-26T19:28:50Z">
        <w:r w:rsidDel="00000000" w:rsidR="00000000" w:rsidRPr="00000000">
          <w:rPr>
            <w:rFonts w:ascii="Arial" w:cs="Arial" w:eastAsia="Arial" w:hAnsi="Arial"/>
            <w:sz w:val="20"/>
            <w:szCs w:val="20"/>
            <w:vertAlign w:val="baseline"/>
            <w:rtl w:val="0"/>
          </w:rPr>
          <w:t xml:space="preserve">    Marcia (2/8/51)  executive recruiter.   Husband:  George Attmore (married 06/17/1999).    George is a Software Trainer/Consultant.  I have one child by a previous marriage – Leslie W. Blair (born 4/8/1986)   Leslie begins graduate school at Duke University in the Fall of 2007.   Reside in Raleigh, NC</w:t>
        </w:r>
      </w:ins>
      <w:r w:rsidDel="00000000" w:rsidR="00000000" w:rsidRPr="00000000">
        <w:rPr>
          <w:rtl w:val="0"/>
        </w:rPr>
      </w:r>
    </w:p>
    <w:p w:rsidR="00000000" w:rsidDel="00000000" w:rsidP="00000000" w:rsidRDefault="00000000" w:rsidRPr="00000000" w14:paraId="0000000C">
      <w:pPr>
        <w:ind w:left="1440" w:firstLine="0"/>
        <w:rPr>
          <w:rFonts w:ascii="Arial" w:cs="Arial" w:eastAsia="Arial" w:hAnsi="Arial"/>
          <w:sz w:val="20"/>
          <w:szCs w:val="20"/>
          <w:vertAlign w:val="baseline"/>
        </w:rPr>
      </w:pPr>
      <w:ins w:author="Unknown" w:id="7" w:date="2023-01-26T19:28:50Z">
        <w:r w:rsidDel="00000000" w:rsidR="00000000" w:rsidRPr="00000000">
          <w:rPr>
            <w:rFonts w:ascii="Arial" w:cs="Arial" w:eastAsia="Arial" w:hAnsi="Arial"/>
            <w:sz w:val="20"/>
            <w:szCs w:val="20"/>
            <w:vertAlign w:val="baseline"/>
            <w:rtl w:val="0"/>
          </w:rPr>
          <w:t xml:space="preserve">    Robert (11/23/53)  Director of Ortho and Neurological ICU at Northwestern Hospital.partner is Mark Schmandt, real estate agent and opera singer.  Resides in Chicago</w:t>
        </w:r>
      </w:ins>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ind w:left="1440" w:firstLine="0"/>
        <w:rPr>
          <w:rFonts w:ascii="Arial" w:cs="Arial" w:eastAsia="Arial" w:hAnsi="Arial"/>
          <w:sz w:val="20"/>
          <w:szCs w:val="20"/>
          <w:vertAlign w:val="baseline"/>
        </w:rPr>
      </w:pPr>
      <w:ins w:author="Unknown" w:id="8" w:date="2023-01-26T19:28:50Z">
        <w:r w:rsidDel="00000000" w:rsidR="00000000" w:rsidRPr="00000000">
          <w:rPr>
            <w:rFonts w:ascii="Arial" w:cs="Arial" w:eastAsia="Arial" w:hAnsi="Arial"/>
            <w:sz w:val="20"/>
            <w:szCs w:val="20"/>
            <w:vertAlign w:val="baseline"/>
            <w:rtl w:val="0"/>
          </w:rPr>
          <w:t xml:space="preserve">               My dad spoke very little of his childhood, but I did find this in his writings (kind of grim stuff):  I think you will better understand from reading this one passage why I do not know very much about Albert and Marion.   </w:t>
        </w:r>
      </w:ins>
      <w:r w:rsidDel="00000000" w:rsidR="00000000" w:rsidRPr="00000000">
        <w:rPr>
          <w:rtl w:val="0"/>
        </w:rPr>
      </w:r>
    </w:p>
    <w:p w:rsidR="00000000" w:rsidDel="00000000" w:rsidP="00000000" w:rsidRDefault="00000000" w:rsidRPr="00000000" w14:paraId="0000000F">
      <w:pPr>
        <w:ind w:left="144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0">
      <w:pPr>
        <w:ind w:left="1440" w:firstLine="0"/>
        <w:rPr>
          <w:rFonts w:ascii="Arial" w:cs="Arial" w:eastAsia="Arial" w:hAnsi="Arial"/>
          <w:i w:val="0"/>
          <w:iCs w:val="0"/>
          <w:sz w:val="20"/>
          <w:szCs w:val="20"/>
          <w:vertAlign w:val="baseline"/>
        </w:rPr>
      </w:pPr>
      <w:ins w:author="Unknown" w:id="9" w:date="2023-01-26T19:28:50Z">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i w:val="1"/>
            <w:iCs w:val="1"/>
            <w:sz w:val="20"/>
            <w:szCs w:val="20"/>
            <w:vertAlign w:val="baseline"/>
            <w:rtl w:val="0"/>
          </w:rPr>
          <w:t xml:space="preserve">I know little of my father, and although I was eleven when he died, I have very slight, conscious memory of him except as a person in poor health, nearing death, lying on a small daybed in the living room, breathing hard and coughing much in the quiet house.  I remember wishing I could turn the radio loader so I would not have to lay close to it, on the long table in the dining room.  Of my father I knew that mainly he was an invalid who had suffered the loss of his “mercantile” store early in the Great Depression.  He had had rheumatic fever in his teen years and was left with what was called a “bad heart”.  I can remember the sharp, acrid smell of the brownish liquid digitalis taken by the teaspoon, the smell of various medicinal teas to relive the rasping bronchitis and frequent lung infections and the smell of odd smoke from odd cigarettes in a house that never knew cigarettes, beer, liquor or wine or course language.  When Marion died, my mother was left with an invalid husband, a failing business and Hubert and I.  All traces of Marion’s existence were somehow removed from my memory at the same time.”  </w:t>
        </w:r>
      </w:ins>
      <w:r w:rsidDel="00000000" w:rsidR="00000000" w:rsidRPr="00000000">
        <w:rPr>
          <w:rtl w:val="0"/>
        </w:rPr>
      </w:r>
    </w:p>
    <w:p w:rsidR="00000000" w:rsidDel="00000000" w:rsidP="00000000" w:rsidRDefault="00000000" w:rsidRPr="00000000" w14:paraId="00000011">
      <w:pPr>
        <w:ind w:left="144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